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  <w:p>
      <w:ins w:id="1" w:author="Example Reviewer" w:date="2000-01-05T00:00:00Z">
        <w:r>
          <w:t>inserted words</w:t>
        </w:r>
      </w:ins>
    </w:p>
    <w:p>
      <w:del w:id="1" w:author="Second Reviewer" w:date="2000-01-06T00:00:00Z">
        <w:r>
          <w:t>deleted words</w:t>
        </w:r>
      </w:del>
    </w:p>
    <w:p>
      <w:r>
        <w:rPr>
          <w:vanish/>
        </w:rPr>
        <w:t>hidden fixture text</w:t>
      </w:r>
    </w:p>
    <w:p>
      <w:r>
        <w:rPr>
          <w:vanish/>
        </w:rPr>
        <w:t>hidden fixture text</w:t>
      </w:r>
    </w:p>
    <w:p w:rsidR="00A1B2C3">
      <w:r>
        <w:t>x</w:t>
      </w:r>
    </w:p>
    <w:p w:rsidR="00D4E5F6">
      <w:r>
        <w:t>x</w:t>
      </w:r>
    </w:p>
    <w:p w:rsidR="00112233">
      <w:r>
        <w:t>x</w:t>
      </w:r>
    </w:p>
  </w:body>
</w:document>
</file>

<file path=word/comments.xml><?xml version="1.0" encoding="utf-8"?>
<w:comments xmlns:w="http://schemas.openxmlformats.org/wordprocessingml/2006/main">
  <w:comment w:id="0" w:author="Example Reviewer" w:date="2000-01-03T00:00:00Z">
    <w:p>
      <w:r>
        <w:t>Synthetic comment one</w:t>
      </w:r>
    </w:p>
  </w:comment>
  <w:comment w:id="1" w:author="Second Reviewer" w:date="2000-01-04T00:00:00Z">
    <w:p>
      <w:r>
        <w:t>Synthetic comment two</w:t>
      </w:r>
    </w:p>
  </w:comment>
</w:comments>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 Document</dc:title>
  <dc:subject>Synthetic subject</dc:subject>
  <dc:creator>Example Person</dc:creator>
  <cp:keywords>fixture, example</cp:keywords>
  <dc:description>Synthetic description</dc:description>
  <cp:lastModifiedBy>Example Reviewer</cp:lastModifiedBy>
  <cp:revision>3</cp:revision>
  <dcterms:created xsi:type="dcterms:W3CDTF">2000-01-01T00:00:00Z</dcterms:created>
  <dcterms:modified xsi:type="dcterms:W3CDTF">2000-01-02T00:00:00Z</dcterms:modified>
</cp:coreProperties>
</file>